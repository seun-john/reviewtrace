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pPr>
        <w:pStyle w:val="Title"/>
      </w:pPr>
      <w:r>
        <w:t xml:space="preserve">Adolescent Health Behaviour in Lagos State</w:t>
      </w:r>
    </w:p>
    <w:p>
      <w:pPr>
        <w:pStyle w:val="Heading1"/>
      </w:pPr>
      <w:r>
        <w:t xml:space="preserve">1 Introduction</w:t>
      </w:r>
    </w:p>
    <w:p>
      <w:r>
        <w:t xml:space="preserve">Adolescent health behaviour is a growing public health concern in Nigeria.</w:t>
      </w:r>
    </w:p>
    <w:p>
      <w:pPr>
        <w:pStyle w:val="Heading1"/>
      </w:pPr>
      <w:r>
        <w:t xml:space="preserve">2 Literature Review</w:t>
      </w:r>
    </w:p>
    <w:p>
      <w:pPr>
        <w:pStyle w:val="Heading2"/>
      </w:pPr>
      <w:r>
        <w:t xml:space="preserve">2.1 Theoretical Framework</w:t>
      </w:r>
    </w:p>
    <w:p>
      <w:r>
        <w:t xml:space="preserve">The Health Belief Model was used in this study.</w:t>
      </w:r>
    </w:p>
    <w:p>
      <w:ins w:id="101" w:author="A. Student" w:date="2024-05-12T14:30:00Z">
        <w:r>
          <w:t xml:space="preserve">The Health Belief Model rests on six constructs. Perceived susceptibility is an individual's belief about the likelihood of developing a health problem, and perceived severity is the belief about how serious that problem would be. Perceived benefits and perceived barriers describe the expected gains and costs of taking action, cues to action are the triggers that prompt behaviour, and self-efficacy is confidence in one's ability to act.</w:t>
        </w:r>
      </w:ins>
    </w:p>
    <w:p>
      <w:r>
        <w:t xml:space="preserve">The model is widely applied in health promotion research, including work with young people.</w:t>
      </w:r>
    </w:p>
    <w:p>
      <w:pPr>
        <w:pStyle w:val="Heading2"/>
      </w:pPr>
      <w:r>
        <w:t xml:space="preserve">2.2 Empirical Review</w:t>
      </w:r>
    </w:p>
    <w:p>
      <w:r>
        <w:t xml:space="preserve">Several studies have examined adolescent health behaviour in low-resource settings. Peer influence is consistently linked to risk-taking (Adams, 2016).</w:t>
      </w:r>
    </w:p>
    <w:p>
      <w:r>
        <w:t xml:space="preserve">Family structure and parental monitoring also shape adolescent outcomes (Brown, 2014).</w:t>
      </w:r>
    </w:p>
    <w:p>
      <w:pPr>
        <w:pStyle w:val="Heading2"/>
      </w:pPr>
      <w:r>
        <w:t xml:space="preserve">2.3 Conceptual Framework</w:t>
      </w:r>
    </w:p>
    <w:p>
      <w:r>
        <w:t xml:space="preserve">The study conceptualises health behaviour as a function of beliefs, social context and access to services.</w:t>
      </w:r>
    </w:p>
    <w:p>
      <w:pPr>
        <w:pStyle w:val="Heading2"/>
      </w:pPr>
      <w:r>
        <w:t xml:space="preserve">2.4 Summary of the Literature</w:t>
      </w:r>
    </w:p>
    <w:p>
      <w:r>
        <w:t xml:space="preserve">Adolescent health behaviour is shaped by individual beliefs, peers and the wider environment.</w:t>
      </w:r>
    </w:p>
    <w:p>
      <w:r>
        <w:t xml:space="preserve">Evidence from the region is mixed and the empirical base remains limited, which motivates the present study.</w:t>
      </w:r>
    </w:p>
    <w:p>
      <w:r>
        <w:t xml:space="preserve">Evidence from the region is mixed and the empirical base remains limited, which motivates the present study.</w:t>
      </w:r>
    </w:p>
    <w:p>
      <w:pPr>
        <w:pStyle w:val="Heading1"/>
      </w:pPr>
      <w:r>
        <w:t xml:space="preserve">3 Methodology</w:t>
      </w:r>
    </w:p>
    <w:p>
      <w:pPr>
        <w:pStyle w:val="Heading2"/>
      </w:pPr>
      <w:r>
        <w:t xml:space="preserve">3.1 Research Design</w:t>
      </w:r>
    </w:p>
    <w:p>
      <w:r>
        <w:t xml:space="preserve">A cross-sectional survey design was used.</w:t>
      </w:r>
    </w:p>
    <w:p>
      <w:pPr>
        <w:pStyle w:val="Heading1"/>
      </w:pPr>
      <w:r>
        <w:t xml:space="preserve">References</w:t>
      </w:r>
    </w:p>
    <w:p>
      <w:r>
        <w:t xml:space="preserve">Adams, R. (2016). Peer influence and adolescent risk. Journal of Youth Studies, 12(3), 44-58.</w:t>
      </w:r>
    </w:p>
    <w:p>
      <w:r>
        <w:t xml:space="preserve">Brown, T. (2014). Health behaviour in context. Public Health Review, 8(2), 11-25.</w:t>
      </w:r>
    </w:p>
    <w:p>
      <w:r>
        <w:t xml:space="preserve">Okonkwo, C., &amp; Bello, F. (2024). Digital media and adolescent health choices. African Journal of Public Health, 19(1), 1-14.</w:t>
      </w:r>
    </w:p>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Caption">
    <w:name w:val="caption"/>
  </w:style>
  <w:style w:type="paragraph" w:styleId="ListParagraph">
    <w:name w:val="List Paragraph"/>
  </w:style>
  <w:style w:type="paragraph" w:styleId="Heading1">
    <w:name w:val="heading 1"/>
    <w:pPr>
      <w:outlineLvl w:val="0"/>
    </w:pPr>
  </w:style>
  <w:style w:type="paragraph" w:styleId="Heading2">
    <w:name w:val="heading 2"/>
    <w:pPr>
      <w:outlineLvl w:val="1"/>
    </w:pPr>
  </w:style>
  <w:style w:type="paragraph" w:styleId="Heading3">
    <w:name w:val="heading 3"/>
    <w:pPr>
      <w:outlineLvl w:val="2"/>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Adolescent Health Behaviour in Lagos State</dc:title>
</cp:coreProperties>
</file>